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943600" cy="3249295"/>
            <wp:effectExtent b="0" l="0" r="0" t="0"/>
            <wp:docPr descr="Screens screenshot of a screenshot of a travel rewards program&#10;&#10;AI-generated content may be incorrect." id="1933999391" name="image1.png"/>
            <a:graphic>
              <a:graphicData uri="http://schemas.openxmlformats.org/drawingml/2006/picture">
                <pic:pic>
                  <pic:nvPicPr>
                    <pic:cNvPr descr="Screens screenshot of a screenshot of a travel rewards program&#10;&#10;AI-generated content may be incorrect." id="0" name="image1.png"/>
                    <pic:cNvPicPr preferRelativeResize="0"/>
                  </pic:nvPicPr>
                  <pic:blipFill>
                    <a:blip r:embed="rId7"/>
                    <a:srcRect b="0" l="0" r="0" t="0"/>
                    <a:stretch>
                      <a:fillRect/>
                    </a:stretch>
                  </pic:blipFill>
                  <pic:spPr>
                    <a:xfrm>
                      <a:off x="0" y="0"/>
                      <a:ext cx="5943600" cy="32492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Cash Back - Simple &amp; Straightforward</w:t>
      </w:r>
    </w:p>
    <w:p w:rsidR="00000000" w:rsidDel="00000000" w:rsidP="00000000" w:rsidRDefault="00000000" w:rsidRPr="00000000" w14:paraId="00000003">
      <w:pPr>
        <w:rPr/>
      </w:pPr>
      <w:r w:rsidDel="00000000" w:rsidR="00000000" w:rsidRPr="00000000">
        <w:rPr>
          <w:rtl w:val="0"/>
        </w:rPr>
        <w:t xml:space="preserve">Point redeemed for cash back after purchase</w:t>
      </w:r>
    </w:p>
    <w:p w:rsidR="00000000" w:rsidDel="00000000" w:rsidP="00000000" w:rsidRDefault="00000000" w:rsidRPr="00000000" w14:paraId="00000004">
      <w:pPr>
        <w:rPr/>
      </w:pPr>
      <w:r w:rsidDel="00000000" w:rsidR="00000000" w:rsidRPr="00000000">
        <w:rPr>
          <w:rtl w:val="0"/>
        </w:rPr>
        <w:t xml:space="preserve">Signup Bonuses typically $500-$2,500</w:t>
      </w:r>
    </w:p>
    <w:p w:rsidR="00000000" w:rsidDel="00000000" w:rsidP="00000000" w:rsidRDefault="00000000" w:rsidRPr="00000000" w14:paraId="00000005">
      <w:pPr>
        <w:rPr/>
      </w:pPr>
      <w:r w:rsidDel="00000000" w:rsidR="00000000" w:rsidRPr="00000000">
        <w:rPr>
          <w:rtl w:val="0"/>
        </w:rPr>
        <w:t xml:space="preserve">No points program to learn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Travel - Worth 2x-3x More</w:t>
      </w:r>
    </w:p>
    <w:p w:rsidR="00000000" w:rsidDel="00000000" w:rsidP="00000000" w:rsidRDefault="00000000" w:rsidRPr="00000000" w14:paraId="00000008">
      <w:pPr>
        <w:rPr/>
      </w:pPr>
      <w:r w:rsidDel="00000000" w:rsidR="00000000" w:rsidRPr="00000000">
        <w:rPr>
          <w:rtl w:val="0"/>
        </w:rPr>
        <w:t xml:space="preserve">Points can be redeemed for travel, typically 1.5 to 3+ cents per points in value</w:t>
      </w:r>
    </w:p>
    <w:p w:rsidR="00000000" w:rsidDel="00000000" w:rsidP="00000000" w:rsidRDefault="00000000" w:rsidRPr="00000000" w14:paraId="00000009">
      <w:pPr>
        <w:rPr/>
      </w:pPr>
      <w:r w:rsidDel="00000000" w:rsidR="00000000" w:rsidRPr="00000000">
        <w:rPr>
          <w:rtl w:val="0"/>
        </w:rPr>
        <w:t xml:space="preserve">Transfer partners vary, recommendation based on your preferences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**NEED TO EMPHASIZE THROUGHOUT DISCOUNT IS WHEN PAYING IN FULL OR LARGE PAYMENTS TOWARD TUITION (and paying off card before paying interest)**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Questions for Card Analyzer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School (is this necessary? May be good for tracking though)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and Email for results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Add note: </w:t>
      </w:r>
      <w:r w:rsidDel="00000000" w:rsidR="00000000" w:rsidRPr="00000000">
        <w:rPr>
          <w:rtl w:val="0"/>
        </w:rPr>
        <w:t xml:space="preserve">Fill out survey for both parents separately to maximize card matching process, if applicable.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Tuition Amount Owed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Do you have a business? Business cards offer the most lucrative sign up bonuses.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pPr>
      <w:r w:rsidDel="00000000" w:rsidR="00000000" w:rsidRPr="00000000">
        <w:rPr>
          <w:rtl w:val="0"/>
        </w:rPr>
        <w:t xml:space="preserve">Add Note: An individual may qualify for a business credit card through common activities such as operating a sole proprietorship under their own name, freelance or independent contract work, side hustles or online selling, rental or real estate activities, consulting or coaching services, or managing a small or pre-revenue business. In these situations, issuers typically evaluate personal credit, stated business purpose, and intent to earn income rather than requiring formal incorporation or an established operating history.”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Active Cards (only include for major providers we are offering) Use dropdown and only include cards from Chase, Citi, AMEX, and Capital One. Need to make this not difficult but all inclusive.  Maybe have a dropdown with all the cards and they can add as many cards as they </w:t>
      </w:r>
      <w:r w:rsidDel="00000000" w:rsidR="00000000" w:rsidRPr="00000000">
        <w:rPr>
          <w:rtl w:val="0"/>
        </w:rPr>
        <w:t xml:space="preserve">have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many credit cards have you signed up in the last 24 months? 0, 1-2, 3-4, 5+</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Rewards Preference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they select flexible or travel, need to ask which travel partners are preferred (click all that apply)</w:t>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American Airline, Delta, United, Southwest, or ANY</w:t>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Hyatt (most value), Marriot</w:t>
      </w:r>
      <w:sdt>
        <w:sdtPr>
          <w:id w:val="-200297599"/>
          <w:tag w:val="goog_rdk_0"/>
        </w:sdtPr>
        <w:sdtContent>
          <w:ins w:author="Clint Copacia" w:id="0" w:date="2025-12-29T00:57:2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t>
            </w:r>
          </w:ins>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ANY</w:t>
      </w:r>
    </w:p>
    <w:sdt>
      <w:sdtPr>
        <w:id w:val="1816217213"/>
        <w:tag w:val="goog_rdk_4"/>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ins w:author="Clint Copacia" w:id="1" w:date="2025-12-29T01:46:12Z"/>
              <w:rPrChange w:author="Clint Copacia" w:id="2" w:date="2025-12-29T01:46:12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459725456"/>
              <w:tag w:val="goog_rdk_2"/>
            </w:sdtPr>
            <w:sdtContent>
              <w:ins w:author="Clint Copacia" w:id="1" w:date="2025-12-29T01:46:12Z"/>
              <w:sdt>
                <w:sdtPr>
                  <w:id w:val="1067288850"/>
                  <w:tag w:val="goog_rdk_3"/>
                </w:sdtPr>
                <w:sdtContent>
                  <w:ins w:author="Clint Copacia" w:id="1" w:date="2025-12-29T01:46:12Z">
                    <w:r w:rsidDel="00000000" w:rsidR="00000000" w:rsidRPr="00000000">
                      <w:rPr>
                        <w:rtl w:val="0"/>
                      </w:rPr>
                    </w:r>
                  </w:ins>
                </w:sdtContent>
              </w:sdt>
              <w:ins w:author="Clint Copacia" w:id="1" w:date="2025-12-29T01:46:12Z"/>
            </w:sdtContent>
          </w:sdt>
        </w:p>
      </w:sdtContent>
    </w:sdt>
    <w:sdt>
      <w:sdtPr>
        <w:id w:val="426168737"/>
        <w:tag w:val="goog_rdk_11"/>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Change w:author="Clint Copacia" w:id="2" w:date="2025-12-29T01:46:12Z">
                <w:rPr/>
              </w:rPrChange>
            </w:rPr>
            <w:pPrChange w:author="Clint Copacia" w:id="0" w:date="2025-12-29T01:46:12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pPr>
            </w:pPrChange>
          </w:pPr>
          <w:sdt>
            <w:sdtPr>
              <w:id w:val="1654781903"/>
              <w:tag w:val="goog_rdk_5"/>
            </w:sdtPr>
            <w:sdtContent>
              <w:ins w:author="Clint Copacia" w:id="1" w:date="2025-12-29T01:46:12Z"/>
              <w:sdt>
                <w:sdtPr>
                  <w:id w:val="-515937848"/>
                  <w:tag w:val="goog_rdk_6"/>
                </w:sdtPr>
                <w:sdtContent>
                  <w:ins w:author="Clint Copacia" w:id="1" w:date="2025-12-29T01:46:12Z">
                    <w:r w:rsidDel="00000000" w:rsidR="00000000" w:rsidRPr="00000000">
                      <w:rPr>
                        <w:rtl w:val="0"/>
                        <w:rPrChange w:author="Clint Copacia" w:id="2" w:date="2025-12-29T01:46:12Z">
                          <w:rPr>
                            <w:rFonts w:ascii="Aptos" w:cs="Aptos" w:eastAsia="Aptos" w:hAnsi="Aptos"/>
                            <w:b w:val="0"/>
                            <w:bCs w:val="0"/>
                            <w:i w:val="0"/>
                            <w:iCs w:val="0"/>
                            <w:smallCaps w:val="0"/>
                            <w:strike w:val="0"/>
                            <w:color w:val="000000"/>
                            <w:sz w:val="24"/>
                            <w:szCs w:val="24"/>
                            <w:u w:val="none"/>
                            <w:shd w:fill="auto" w:val="clear"/>
                            <w:vertAlign w:val="baseline"/>
                          </w:rPr>
                        </w:rPrChange>
                      </w:rPr>
                      <w:t xml:space="preserve">“Please check your email for credit card recommendations and next steps. Don’t forget to submit an additional response for your husband or wife to </w:t>
                    </w:r>
                  </w:ins>
                </w:sdtContent>
              </w:sdt>
              <w:ins w:author="Clint Copacia" w:id="1" w:date="2025-12-29T01:46:12Z">
                <w:sdt>
                  <w:sdtPr>
                    <w:id w:val="-812398873"/>
                    <w:tag w:val="goog_rdk_7"/>
                  </w:sdtPr>
                  <w:sdtContent>
                    <w:r w:rsidDel="00000000" w:rsidR="00000000" w:rsidRPr="00000000">
                      <w:rPr>
                        <w:rtl w:val="0"/>
                        <w:rPrChange w:author="Clint Copacia" w:id="2" w:date="2025-12-29T01:46:12Z">
                          <w:rPr/>
                        </w:rPrChange>
                      </w:rPr>
                      <w:t xml:space="preserve">maximize the card</w:t>
                    </w:r>
                  </w:sdtContent>
                </w:sdt>
                <w:sdt>
                  <w:sdtPr>
                    <w:id w:val="331434243"/>
                    <w:tag w:val="goog_rdk_8"/>
                  </w:sdtPr>
                  <w:sdtContent>
                    <w:r w:rsidDel="00000000" w:rsidR="00000000" w:rsidRPr="00000000">
                      <w:rPr>
                        <w:rtl w:val="0"/>
                        <w:rPrChange w:author="Clint Copacia" w:id="2" w:date="2025-12-29T01:46:12Z">
                          <w:rPr>
                            <w:rFonts w:ascii="Aptos" w:cs="Aptos" w:eastAsia="Aptos" w:hAnsi="Aptos"/>
                            <w:b w:val="0"/>
                            <w:bCs w:val="0"/>
                            <w:i w:val="0"/>
                            <w:iCs w:val="0"/>
                            <w:smallCaps w:val="0"/>
                            <w:strike w:val="0"/>
                            <w:color w:val="000000"/>
                            <w:sz w:val="24"/>
                            <w:szCs w:val="24"/>
                            <w:u w:val="none"/>
                            <w:shd w:fill="auto" w:val="clear"/>
                            <w:vertAlign w:val="baseline"/>
                          </w:rPr>
                        </w:rPrChange>
                      </w:rPr>
                      <w:t xml:space="preserve"> matching process.</w:t>
                    </w:r>
                  </w:sdtContent>
                </w:sdt>
                <w:sdt>
                  <w:sdtPr>
                    <w:id w:val="-1519106933"/>
                    <w:tag w:val="goog_rdk_9"/>
                  </w:sdtPr>
                  <w:sdtContent>
                    <w:r w:rsidDel="00000000" w:rsidR="00000000" w:rsidRPr="00000000">
                      <w:rPr>
                        <w:rtl w:val="0"/>
                        <w:rPrChange w:author="Clint Copacia" w:id="2" w:date="2025-12-29T01:46:12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sdtContent>
                </w:sdt>
              </w:ins>
            </w:sdtContent>
          </w:sdt>
          <w:sdt>
            <w:sdtPr>
              <w:id w:val="1671849825"/>
              <w:tag w:val="goog_rdk_10"/>
            </w:sdtPr>
            <w:sdtContent>
              <w:r w:rsidDel="00000000" w:rsidR="00000000" w:rsidRPr="00000000">
                <w:rPr>
                  <w:rtl w:val="0"/>
                </w:rPr>
              </w:r>
            </w:sdtContent>
          </w:sdt>
        </w:p>
      </w:sdtContent>
    </w:sdt>
    <w:p w:rsidR="00000000" w:rsidDel="00000000" w:rsidP="00000000" w:rsidRDefault="00000000" w:rsidRPr="00000000" w14:paraId="00000020">
      <w:pPr>
        <w:rPr/>
      </w:pPr>
      <w:r w:rsidDel="00000000" w:rsidR="00000000" w:rsidRPr="00000000">
        <w:rPr>
          <w:rtl w:val="0"/>
        </w:rPr>
        <w:t xml:space="preserve">Results</w:t>
      </w:r>
    </w:p>
    <w:p w:rsidR="00000000" w:rsidDel="00000000" w:rsidP="00000000" w:rsidRDefault="00000000" w:rsidRPr="00000000" w14:paraId="00000021">
      <w:pPr>
        <w:rPr/>
      </w:pPr>
      <w:r w:rsidDel="00000000" w:rsidR="00000000" w:rsidRPr="00000000">
        <w:rPr>
          <w:rtl w:val="0"/>
        </w:rPr>
        <w:t xml:space="preserve">**Should email results with instructions for each on how to apply, how to redeem, if no SUB is offered do not proceed, effect to credit score, etc.</w:t>
      </w:r>
    </w:p>
    <w:p w:rsidR="00000000" w:rsidDel="00000000" w:rsidP="00000000" w:rsidRDefault="00000000" w:rsidRPr="00000000" w14:paraId="00000022">
      <w:pPr>
        <w:rPr/>
      </w:pPr>
      <w:r w:rsidDel="00000000" w:rsidR="00000000" w:rsidRPr="00000000">
        <w:rPr>
          <w:rtl w:val="0"/>
        </w:rPr>
        <w:t xml:space="preserve">**Email should mention if rewards offer do not match what we said to email us for correct recommendation.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School Portal</w:t>
      </w:r>
    </w:p>
    <w:p w:rsidR="00000000" w:rsidDel="00000000" w:rsidP="00000000" w:rsidRDefault="00000000" w:rsidRPr="00000000" w14:paraId="00000026">
      <w:pPr>
        <w:rPr/>
      </w:pPr>
      <w:r w:rsidDel="00000000" w:rsidR="00000000" w:rsidRPr="00000000">
        <w:rPr>
          <w:rtl w:val="0"/>
        </w:rPr>
        <w:t xml:space="preserve">Include Student ID in recent transactions if possible</w:t>
      </w:r>
    </w:p>
    <w:p w:rsidR="00000000" w:rsidDel="00000000" w:rsidP="00000000" w:rsidRDefault="00000000" w:rsidRPr="00000000" w14:paraId="00000027">
      <w:pPr>
        <w:rPr/>
      </w:pPr>
      <w:r w:rsidDel="00000000" w:rsidR="00000000" w:rsidRPr="00000000">
        <w:rPr>
          <w:rtl w:val="0"/>
        </w:rPr>
        <w:t xml:space="preserve">Rev share projection for now should be removed.  Can add later if that number is solid (in most likely scenario the rev share will vary based on card used, so unlikely to be a true number)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Card List:</w:t>
        <w:br w:type="textWrapping"/>
        <w:br w:type="textWrapping"/>
        <w:t xml:space="preserve">Business:</w:t>
        <w:br w:type="textWrapping"/>
        <w:br w:type="textWrapping"/>
        <w:t xml:space="preserve">AMEX Biz Gold</w:t>
      </w:r>
    </w:p>
    <w:p w:rsidR="00000000" w:rsidDel="00000000" w:rsidP="00000000" w:rsidRDefault="00000000" w:rsidRPr="00000000" w14:paraId="0000003F">
      <w:pPr>
        <w:rPr/>
      </w:pPr>
      <w:r w:rsidDel="00000000" w:rsidR="00000000" w:rsidRPr="00000000">
        <w:rPr>
          <w:rtl w:val="0"/>
        </w:rPr>
        <w:t xml:space="preserve">AMEX Biz Platinum</w:t>
      </w:r>
    </w:p>
    <w:p w:rsidR="00000000" w:rsidDel="00000000" w:rsidP="00000000" w:rsidRDefault="00000000" w:rsidRPr="00000000" w14:paraId="00000040">
      <w:pPr>
        <w:rPr/>
      </w:pPr>
      <w:r w:rsidDel="00000000" w:rsidR="00000000" w:rsidRPr="00000000">
        <w:rPr>
          <w:rtl w:val="0"/>
        </w:rPr>
        <w:t xml:space="preserve">AMEX BB</w:t>
      </w:r>
    </w:p>
    <w:p w:rsidR="00000000" w:rsidDel="00000000" w:rsidP="00000000" w:rsidRDefault="00000000" w:rsidRPr="00000000" w14:paraId="00000041">
      <w:pPr>
        <w:rPr/>
      </w:pPr>
      <w:r w:rsidDel="00000000" w:rsidR="00000000" w:rsidRPr="00000000">
        <w:rPr>
          <w:rtl w:val="0"/>
        </w:rPr>
        <w:t xml:space="preserve">AMEX Delta Gold</w:t>
      </w:r>
    </w:p>
    <w:p w:rsidR="00000000" w:rsidDel="00000000" w:rsidP="00000000" w:rsidRDefault="00000000" w:rsidRPr="00000000" w14:paraId="00000042">
      <w:pPr>
        <w:rPr/>
      </w:pPr>
      <w:r w:rsidDel="00000000" w:rsidR="00000000" w:rsidRPr="00000000">
        <w:rPr>
          <w:rtl w:val="0"/>
        </w:rPr>
        <w:t xml:space="preserve">AMEX Marriot Bonvoy</w:t>
      </w:r>
    </w:p>
    <w:p w:rsidR="00000000" w:rsidDel="00000000" w:rsidP="00000000" w:rsidRDefault="00000000" w:rsidRPr="00000000" w14:paraId="00000043">
      <w:pPr>
        <w:rPr/>
      </w:pPr>
      <w:r w:rsidDel="00000000" w:rsidR="00000000" w:rsidRPr="00000000">
        <w:rPr>
          <w:rtl w:val="0"/>
        </w:rPr>
        <w:t xml:space="preserve">AMEX Hilton Honors</w:t>
      </w:r>
    </w:p>
    <w:p w:rsidR="00000000" w:rsidDel="00000000" w:rsidP="00000000" w:rsidRDefault="00000000" w:rsidRPr="00000000" w14:paraId="00000044">
      <w:pPr>
        <w:rPr/>
      </w:pPr>
      <w:r w:rsidDel="00000000" w:rsidR="00000000" w:rsidRPr="00000000">
        <w:rPr>
          <w:rtl w:val="0"/>
        </w:rPr>
        <w:t xml:space="preserve">Capital One Spark</w:t>
      </w:r>
    </w:p>
    <w:p w:rsidR="00000000" w:rsidDel="00000000" w:rsidP="00000000" w:rsidRDefault="00000000" w:rsidRPr="00000000" w14:paraId="00000045">
      <w:pPr>
        <w:rPr/>
      </w:pPr>
      <w:r w:rsidDel="00000000" w:rsidR="00000000" w:rsidRPr="00000000">
        <w:rPr>
          <w:rtl w:val="0"/>
        </w:rPr>
        <w:t xml:space="preserve">Capital One Spark Cash</w:t>
      </w:r>
    </w:p>
    <w:p w:rsidR="00000000" w:rsidDel="00000000" w:rsidP="00000000" w:rsidRDefault="00000000" w:rsidRPr="00000000" w14:paraId="00000046">
      <w:pPr>
        <w:rPr/>
      </w:pPr>
      <w:r w:rsidDel="00000000" w:rsidR="00000000" w:rsidRPr="00000000">
        <w:rPr>
          <w:rtl w:val="0"/>
        </w:rPr>
        <w:t xml:space="preserve">Capital One Cash Select</w:t>
      </w:r>
    </w:p>
    <w:p w:rsidR="00000000" w:rsidDel="00000000" w:rsidP="00000000" w:rsidRDefault="00000000" w:rsidRPr="00000000" w14:paraId="00000047">
      <w:pPr>
        <w:rPr/>
      </w:pPr>
      <w:r w:rsidDel="00000000" w:rsidR="00000000" w:rsidRPr="00000000">
        <w:rPr>
          <w:rtl w:val="0"/>
        </w:rPr>
        <w:t xml:space="preserve">Capital One X Venture</w:t>
      </w:r>
    </w:p>
    <w:p w:rsidR="00000000" w:rsidDel="00000000" w:rsidP="00000000" w:rsidRDefault="00000000" w:rsidRPr="00000000" w14:paraId="00000048">
      <w:pPr>
        <w:rPr/>
      </w:pPr>
      <w:r w:rsidDel="00000000" w:rsidR="00000000" w:rsidRPr="00000000">
        <w:rPr>
          <w:rtl w:val="0"/>
        </w:rPr>
        <w:t xml:space="preserve">Chase Ink Cash</w:t>
      </w:r>
    </w:p>
    <w:p w:rsidR="00000000" w:rsidDel="00000000" w:rsidP="00000000" w:rsidRDefault="00000000" w:rsidRPr="00000000" w14:paraId="00000049">
      <w:pPr>
        <w:rPr/>
      </w:pPr>
      <w:r w:rsidDel="00000000" w:rsidR="00000000" w:rsidRPr="00000000">
        <w:rPr>
          <w:rtl w:val="0"/>
        </w:rPr>
        <w:t xml:space="preserve">Chase Ink Unlimited</w:t>
      </w:r>
    </w:p>
    <w:sdt>
      <w:sdtPr>
        <w:id w:val="-1470975210"/>
        <w:tag w:val="goog_rdk_13"/>
      </w:sdtPr>
      <w:sdtContent>
        <w:p w:rsidR="00000000" w:rsidDel="00000000" w:rsidP="00000000" w:rsidRDefault="00000000" w:rsidRPr="00000000" w14:paraId="0000004A">
          <w:pPr>
            <w:rPr>
              <w:ins w:author="Clint Copacia" w:id="3" w:date="2025-12-29T01:18:24Z"/>
            </w:rPr>
          </w:pPr>
          <w:r w:rsidDel="00000000" w:rsidR="00000000" w:rsidRPr="00000000">
            <w:rPr>
              <w:rtl w:val="0"/>
            </w:rPr>
            <w:t xml:space="preserve">Chase Ink Premier (for travel)</w:t>
          </w:r>
          <w:sdt>
            <w:sdtPr>
              <w:id w:val="2001298617"/>
              <w:tag w:val="goog_rdk_12"/>
            </w:sdtPr>
            <w:sdtContent>
              <w:ins w:author="Clint Copacia" w:id="3" w:date="2025-12-29T01:18:24Z">
                <w:r w:rsidDel="00000000" w:rsidR="00000000" w:rsidRPr="00000000">
                  <w:rPr>
                    <w:rtl w:val="0"/>
                  </w:rPr>
                </w:r>
              </w:ins>
            </w:sdtContent>
          </w:sdt>
        </w:p>
      </w:sdtContent>
    </w:sdt>
    <w:sdt>
      <w:sdtPr>
        <w:id w:val="-1174286181"/>
        <w:tag w:val="goog_rdk_15"/>
      </w:sdtPr>
      <w:sdtContent>
        <w:p w:rsidR="00000000" w:rsidDel="00000000" w:rsidP="00000000" w:rsidRDefault="00000000" w:rsidRPr="00000000" w14:paraId="0000004B">
          <w:pPr>
            <w:rPr>
              <w:ins w:author="Clint Copacia" w:id="3" w:date="2025-12-29T01:18:24Z"/>
            </w:rPr>
          </w:pPr>
          <w:sdt>
            <w:sdtPr>
              <w:id w:val="946234225"/>
              <w:tag w:val="goog_rdk_14"/>
            </w:sdtPr>
            <w:sdtContent>
              <w:ins w:author="Clint Copacia" w:id="3" w:date="2025-12-29T01:18:24Z">
                <w:r w:rsidDel="00000000" w:rsidR="00000000" w:rsidRPr="00000000">
                  <w:rPr>
                    <w:rtl w:val="0"/>
                  </w:rPr>
                  <w:t xml:space="preserve">Chase Ink Preferred</w:t>
                </w:r>
              </w:ins>
            </w:sdtContent>
          </w:sdt>
        </w:p>
      </w:sdtContent>
    </w:sdt>
    <w:p w:rsidR="00000000" w:rsidDel="00000000" w:rsidP="00000000" w:rsidRDefault="00000000" w:rsidRPr="00000000" w14:paraId="0000004C">
      <w:pPr>
        <w:rPr/>
      </w:pPr>
      <w:sdt>
        <w:sdtPr>
          <w:id w:val="1740582558"/>
          <w:tag w:val="goog_rdk_16"/>
        </w:sdtPr>
        <w:sdtContent>
          <w:ins w:author="Clint Copacia" w:id="3" w:date="2025-12-29T01:18:24Z">
            <w:r w:rsidDel="00000000" w:rsidR="00000000" w:rsidRPr="00000000">
              <w:rPr>
                <w:rtl w:val="0"/>
              </w:rPr>
              <w:t xml:space="preserve">Chase Sapphire Reserve for Business (High spend SUB currently but could change)</w:t>
            </w:r>
          </w:ins>
        </w:sdtContent>
      </w:sdt>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Chase United Business</w:t>
      </w:r>
    </w:p>
    <w:p w:rsidR="00000000" w:rsidDel="00000000" w:rsidP="00000000" w:rsidRDefault="00000000" w:rsidRPr="00000000" w14:paraId="0000004E">
      <w:pPr>
        <w:rPr/>
      </w:pPr>
      <w:r w:rsidDel="00000000" w:rsidR="00000000" w:rsidRPr="00000000">
        <w:rPr>
          <w:rtl w:val="0"/>
        </w:rPr>
        <w:t xml:space="preserve">Chase Southwest Business</w:t>
      </w:r>
    </w:p>
    <w:p w:rsidR="00000000" w:rsidDel="00000000" w:rsidP="00000000" w:rsidRDefault="00000000" w:rsidRPr="00000000" w14:paraId="0000004F">
      <w:pPr>
        <w:rPr/>
      </w:pPr>
      <w:r w:rsidDel="00000000" w:rsidR="00000000" w:rsidRPr="00000000">
        <w:rPr>
          <w:rtl w:val="0"/>
        </w:rPr>
        <w:t xml:space="preserve">Citi AA Business Cards MUST REVIEW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Personal:</w:t>
      </w:r>
    </w:p>
    <w:sdt>
      <w:sdtPr>
        <w:id w:val="-1932634591"/>
        <w:tag w:val="goog_rdk_18"/>
      </w:sdtPr>
      <w:sdtContent>
        <w:p w:rsidR="00000000" w:rsidDel="00000000" w:rsidP="00000000" w:rsidRDefault="00000000" w:rsidRPr="00000000" w14:paraId="00000057">
          <w:pPr>
            <w:rPr>
              <w:ins w:author="Clint Copacia" w:id="4" w:date="2025-12-29T01:20:15Z"/>
            </w:rPr>
          </w:pPr>
          <w:r w:rsidDel="00000000" w:rsidR="00000000" w:rsidRPr="00000000">
            <w:rPr>
              <w:rtl w:val="0"/>
            </w:rPr>
            <w:t xml:space="preserve">Chase Sapphire Preferred</w:t>
          </w:r>
          <w:sdt>
            <w:sdtPr>
              <w:id w:val="-1504701669"/>
              <w:tag w:val="goog_rdk_17"/>
            </w:sdtPr>
            <w:sdtContent>
              <w:ins w:author="Clint Copacia" w:id="4" w:date="2025-12-29T01:20:15Z">
                <w:r w:rsidDel="00000000" w:rsidR="00000000" w:rsidRPr="00000000">
                  <w:rPr>
                    <w:rtl w:val="0"/>
                  </w:rPr>
                </w:r>
              </w:ins>
            </w:sdtContent>
          </w:sdt>
        </w:p>
      </w:sdtContent>
    </w:sdt>
    <w:p w:rsidR="00000000" w:rsidDel="00000000" w:rsidP="00000000" w:rsidRDefault="00000000" w:rsidRPr="00000000" w14:paraId="00000058">
      <w:pPr>
        <w:rPr/>
      </w:pPr>
      <w:sdt>
        <w:sdtPr>
          <w:id w:val="958034526"/>
          <w:tag w:val="goog_rdk_19"/>
        </w:sdtPr>
        <w:sdtContent>
          <w:ins w:author="Clint Copacia" w:id="4" w:date="2025-12-29T01:20:15Z">
            <w:r w:rsidDel="00000000" w:rsidR="00000000" w:rsidRPr="00000000">
              <w:rPr>
                <w:rtl w:val="0"/>
              </w:rPr>
              <w:t xml:space="preserve">Chase Sapphire Reserve</w:t>
            </w:r>
          </w:ins>
        </w:sdtContent>
      </w:sdt>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Chase Southwest</w:t>
      </w:r>
    </w:p>
    <w:p w:rsidR="00000000" w:rsidDel="00000000" w:rsidP="00000000" w:rsidRDefault="00000000" w:rsidRPr="00000000" w14:paraId="0000005A">
      <w:pPr>
        <w:rPr/>
      </w:pPr>
      <w:r w:rsidDel="00000000" w:rsidR="00000000" w:rsidRPr="00000000">
        <w:rPr>
          <w:rtl w:val="0"/>
        </w:rPr>
        <w:t xml:space="preserve">Chase United</w:t>
      </w:r>
    </w:p>
    <w:p w:rsidR="00000000" w:rsidDel="00000000" w:rsidP="00000000" w:rsidRDefault="00000000" w:rsidRPr="00000000" w14:paraId="0000005B">
      <w:pPr>
        <w:rPr/>
      </w:pPr>
      <w:r w:rsidDel="00000000" w:rsidR="00000000" w:rsidRPr="00000000">
        <w:rPr>
          <w:rtl w:val="0"/>
        </w:rPr>
        <w:t xml:space="preserve">Chase Marriot?</w:t>
      </w:r>
    </w:p>
    <w:p w:rsidR="00000000" w:rsidDel="00000000" w:rsidP="00000000" w:rsidRDefault="00000000" w:rsidRPr="00000000" w14:paraId="0000005C">
      <w:pPr>
        <w:rPr/>
      </w:pPr>
      <w:r w:rsidDel="00000000" w:rsidR="00000000" w:rsidRPr="00000000">
        <w:rPr>
          <w:rtl w:val="0"/>
        </w:rPr>
        <w:t xml:space="preserve">Chase IHG?</w:t>
      </w:r>
    </w:p>
    <w:p w:rsidR="00000000" w:rsidDel="00000000" w:rsidP="00000000" w:rsidRDefault="00000000" w:rsidRPr="00000000" w14:paraId="0000005D">
      <w:pPr>
        <w:rPr/>
      </w:pPr>
      <w:r w:rsidDel="00000000" w:rsidR="00000000" w:rsidRPr="00000000">
        <w:rPr>
          <w:rtl w:val="0"/>
        </w:rPr>
        <w:t xml:space="preserve">AMEX Blue Cash or Blue Cash Preferred</w:t>
      </w:r>
    </w:p>
    <w:p w:rsidR="00000000" w:rsidDel="00000000" w:rsidP="00000000" w:rsidRDefault="00000000" w:rsidRPr="00000000" w14:paraId="0000005E">
      <w:pPr>
        <w:rPr/>
      </w:pPr>
      <w:r w:rsidDel="00000000" w:rsidR="00000000" w:rsidRPr="00000000">
        <w:rPr>
          <w:rtl w:val="0"/>
        </w:rPr>
        <w:t xml:space="preserve">AMEX Green</w:t>
      </w:r>
    </w:p>
    <w:p w:rsidR="00000000" w:rsidDel="00000000" w:rsidP="00000000" w:rsidRDefault="00000000" w:rsidRPr="00000000" w14:paraId="0000005F">
      <w:pPr>
        <w:rPr/>
      </w:pPr>
      <w:r w:rsidDel="00000000" w:rsidR="00000000" w:rsidRPr="00000000">
        <w:rPr>
          <w:rtl w:val="0"/>
        </w:rPr>
        <w:t xml:space="preserve">AMEX Delta Gold</w:t>
      </w:r>
    </w:p>
    <w:p w:rsidR="00000000" w:rsidDel="00000000" w:rsidP="00000000" w:rsidRDefault="00000000" w:rsidRPr="00000000" w14:paraId="00000060">
      <w:pPr>
        <w:rPr/>
      </w:pPr>
      <w:r w:rsidDel="00000000" w:rsidR="00000000" w:rsidRPr="00000000">
        <w:rPr>
          <w:rtl w:val="0"/>
        </w:rPr>
        <w:t xml:space="preserve">AMEX Hilton Honors</w:t>
      </w:r>
    </w:p>
    <w:p w:rsidR="00000000" w:rsidDel="00000000" w:rsidP="00000000" w:rsidRDefault="00000000" w:rsidRPr="00000000" w14:paraId="00000061">
      <w:pPr>
        <w:rPr/>
      </w:pPr>
      <w:r w:rsidDel="00000000" w:rsidR="00000000" w:rsidRPr="00000000">
        <w:rPr>
          <w:rtl w:val="0"/>
        </w:rPr>
        <w:t xml:space="preserve">Capital One Venture or X Venture?</w:t>
      </w:r>
    </w:p>
    <w:p w:rsidR="00000000" w:rsidDel="00000000" w:rsidP="00000000" w:rsidRDefault="00000000" w:rsidRPr="00000000" w14:paraId="00000062">
      <w:pPr>
        <w:rPr/>
      </w:pPr>
      <w:r w:rsidDel="00000000" w:rsidR="00000000" w:rsidRPr="00000000">
        <w:rPr>
          <w:rtl w:val="0"/>
        </w:rPr>
        <w:t xml:space="preserve">Citi AA Cards MUST REVIEW</w:t>
      </w:r>
    </w:p>
    <w:p w:rsidR="00000000" w:rsidDel="00000000" w:rsidP="00000000" w:rsidRDefault="00000000" w:rsidRPr="00000000" w14:paraId="00000063">
      <w:pPr>
        <w:rPr/>
      </w:pPr>
      <w:r w:rsidDel="00000000" w:rsidR="00000000" w:rsidRPr="00000000">
        <w:rPr>
          <w:rtl w:val="0"/>
        </w:rPr>
        <w:t xml:space="preserve">Citi Double Cash (for small added expense)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3987800"/>
            <wp:effectExtent b="0" l="0" r="0" t="0"/>
            <wp:docPr id="19339993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First discover your best credit card options options. Then, come back to pay your tuition.</w:t>
      </w:r>
    </w:p>
    <w:sdt>
      <w:sdtPr>
        <w:id w:val="937977897"/>
        <w:tag w:val="goog_rdk_22"/>
      </w:sdtPr>
      <w:sdtContent>
        <w:p w:rsidR="00000000" w:rsidDel="00000000" w:rsidP="00000000" w:rsidRDefault="00000000" w:rsidRPr="00000000" w14:paraId="00000067">
          <w:pPr>
            <w:rPr>
              <w:ins w:author="Clint Copacia" w:id="5" w:date="2025-12-29T01:30:02Z"/>
            </w:rPr>
          </w:pPr>
          <w:sdt>
            <w:sdtPr>
              <w:id w:val="132532336"/>
              <w:tag w:val="goog_rdk_21"/>
            </w:sdtPr>
            <w:sdtContent>
              <w:ins w:author="Clint Copacia" w:id="5" w:date="2025-12-29T01:30:02Z">
                <w:r w:rsidDel="00000000" w:rsidR="00000000" w:rsidRPr="00000000">
                  <w:rPr>
                    <w:rtl w:val="0"/>
                  </w:rPr>
                </w:r>
              </w:ins>
            </w:sdtContent>
          </w:sdt>
        </w:p>
      </w:sdtContent>
    </w:sdt>
    <w:p w:rsidR="00000000" w:rsidDel="00000000" w:rsidP="00000000" w:rsidRDefault="00000000" w:rsidRPr="00000000" w14:paraId="00000068">
      <w:pPr>
        <w:rPr/>
      </w:pPr>
      <w:sdt>
        <w:sdtPr>
          <w:id w:val="-250651074"/>
          <w:tag w:val="goog_rdk_23"/>
        </w:sdtPr>
        <w:sdtContent>
          <w:ins w:author="Clint Copacia" w:id="5" w:date="2025-12-29T01:30:02Z">
            <w:r w:rsidDel="00000000" w:rsidR="00000000" w:rsidRPr="00000000">
              <w:rPr>
                <w:rtl w:val="0"/>
              </w:rPr>
              <w:t xml:space="preserve">Answer a few quick questions and our AI matching tool will recommend the best credit cards….</w:t>
            </w:r>
          </w:ins>
        </w:sdtContent>
      </w:sdt>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B5CF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B5CF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B5CF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B5CF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B5CF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B5CF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B5CF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B5CF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B5CF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B5CF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B5CF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B5CF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B5CF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B5CF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B5CF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B5CFA"/>
    <w:rPr>
      <w:i w:val="1"/>
      <w:iCs w:val="1"/>
      <w:color w:val="404040" w:themeColor="text1" w:themeTint="0000BF"/>
    </w:rPr>
  </w:style>
  <w:style w:type="paragraph" w:styleId="ListParagraph">
    <w:name w:val="List Paragraph"/>
    <w:basedOn w:val="Normal"/>
    <w:uiPriority w:val="34"/>
    <w:qFormat w:val="1"/>
    <w:rsid w:val="004B5CFA"/>
    <w:pPr>
      <w:ind w:left="720"/>
      <w:contextualSpacing w:val="1"/>
    </w:pPr>
  </w:style>
  <w:style w:type="character" w:styleId="IntenseEmphasis">
    <w:name w:val="Intense Emphasis"/>
    <w:basedOn w:val="DefaultParagraphFont"/>
    <w:uiPriority w:val="21"/>
    <w:qFormat w:val="1"/>
    <w:rsid w:val="004B5CFA"/>
    <w:rPr>
      <w:i w:val="1"/>
      <w:iCs w:val="1"/>
      <w:color w:val="0f4761" w:themeColor="accent1" w:themeShade="0000BF"/>
    </w:rPr>
  </w:style>
  <w:style w:type="paragraph" w:styleId="IntenseQuote">
    <w:name w:val="Intense Quote"/>
    <w:basedOn w:val="Normal"/>
    <w:next w:val="Normal"/>
    <w:link w:val="IntenseQuoteChar"/>
    <w:uiPriority w:val="30"/>
    <w:qFormat w:val="1"/>
    <w:rsid w:val="004B5CF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B5CFA"/>
    <w:rPr>
      <w:i w:val="1"/>
      <w:iCs w:val="1"/>
      <w:color w:val="0f4761" w:themeColor="accent1" w:themeShade="0000BF"/>
    </w:rPr>
  </w:style>
  <w:style w:type="character" w:styleId="IntenseReference">
    <w:name w:val="Intense Reference"/>
    <w:basedOn w:val="DefaultParagraphFont"/>
    <w:uiPriority w:val="32"/>
    <w:qFormat w:val="1"/>
    <w:rsid w:val="004B5CF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bor0mLMTnldmnbHPKHm/celh5g==">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2025-12-27T15:16:00Z</dcterms:created>
  <dc:creator>Taylor Copacia</dc:creator>
</cp:coreProperties>
</file>